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73E36" w:rsidRDefault="00612967" w14:paraId="4DBC02E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ANEXO 1</w:t>
      </w:r>
    </w:p>
    <w:p w:rsidR="00073E36" w:rsidRDefault="00073E36" w14:paraId="40C899D5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hAnsi="Arial" w:eastAsia="Arial" w:cs="Arial"/>
          <w:b/>
          <w:bCs/>
          <w:color w:val="000000"/>
          <w:sz w:val="28"/>
          <w:szCs w:val="28"/>
        </w:rPr>
      </w:pPr>
    </w:p>
    <w:tbl>
      <w:tblPr>
        <w:tblStyle w:val="a"/>
        <w:tblW w:w="9726" w:type="dxa"/>
        <w:jc w:val="center"/>
        <w:tblInd w:w="0" w:type="dxa"/>
        <w:tblBorders>
          <w:top w:val="single" w:color="4A66AC" w:sz="4" w:space="0"/>
          <w:bottom w:val="single" w:color="4A66AC" w:sz="4" w:space="0"/>
        </w:tblBorders>
        <w:tblLayout w:type="fixed"/>
        <w:tblLook w:val="04A0" w:firstRow="1" w:lastRow="0" w:firstColumn="1" w:lastColumn="0" w:noHBand="0" w:noVBand="1"/>
      </w:tblPr>
      <w:tblGrid>
        <w:gridCol w:w="9726"/>
      </w:tblGrid>
      <w:tr w:rsidR="00073E36" w:rsidTr="00073E36" w14:paraId="3D8A62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6" w:type="dxa"/>
            <w:vAlign w:val="center"/>
          </w:tcPr>
          <w:p w:rsidR="00073E36" w:rsidRDefault="00612967" w14:paraId="6AC25D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color w:val="000000"/>
                <w:sz w:val="28"/>
                <w:szCs w:val="28"/>
              </w:rPr>
              <w:t>Historias de usuario</w:t>
            </w:r>
          </w:p>
        </w:tc>
      </w:tr>
    </w:tbl>
    <w:p w:rsidR="00073E36" w:rsidRDefault="00073E36" w14:paraId="00EAEE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:rsidR="00073E36" w:rsidRDefault="00073E36" w14:paraId="4FBA879D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073E36" w:rsidRDefault="00612967" w14:paraId="41F182A7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FECHA DE ENTREGA: </w:t>
      </w:r>
    </w:p>
    <w:p w:rsidR="00073E36" w:rsidRDefault="00073E36" w14:paraId="692E2632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073E36" w:rsidRDefault="00612967" w14:paraId="2A7C2ABA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INTEGRANTES:</w:t>
      </w:r>
    </w:p>
    <w:p w:rsidR="00073E36" w:rsidRDefault="00073E36" w14:paraId="787FDDE2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W w:w="9576" w:type="dxa"/>
        <w:tblInd w:w="-3" w:type="dxa"/>
        <w:tblBorders>
          <w:top w:val="single" w:color="B5C1DF" w:sz="4" w:space="0"/>
          <w:left w:val="single" w:color="B5C1DF" w:sz="4" w:space="0"/>
          <w:bottom w:val="single" w:color="B5C1DF" w:sz="4" w:space="0"/>
          <w:right w:val="single" w:color="B5C1DF" w:sz="4" w:space="0"/>
          <w:insideH w:val="single" w:color="B5C1DF" w:sz="4" w:space="0"/>
          <w:insideV w:val="single" w:color="B5C1DF" w:sz="4" w:space="0"/>
        </w:tblBorders>
        <w:tblLayout w:type="fixed"/>
        <w:tblLook w:val="04A0" w:firstRow="1" w:lastRow="0" w:firstColumn="1" w:lastColumn="0" w:noHBand="0" w:noVBand="1"/>
      </w:tblPr>
      <w:tblGrid>
        <w:gridCol w:w="1961"/>
        <w:gridCol w:w="7615"/>
      </w:tblGrid>
      <w:tr w:rsidR="00073E36" w:rsidTr="2FEDC560" w14:paraId="3D2EBCC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Mar/>
          </w:tcPr>
          <w:p w:rsidR="00073E36" w:rsidRDefault="00612967" w14:paraId="5C702FC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15" w:type="dxa"/>
            <w:tcMar/>
          </w:tcPr>
          <w:p w:rsidR="00073E36" w:rsidRDefault="00612967" w14:paraId="56E57E6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Y APELLIDOS</w:t>
            </w:r>
          </w:p>
        </w:tc>
      </w:tr>
      <w:tr w:rsidR="00073E36" w:rsidTr="2FEDC560" w14:paraId="483528A5" w14:textId="7777777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Mar/>
          </w:tcPr>
          <w:p w:rsidR="00073E36" w:rsidRDefault="00612967" w14:paraId="450C5709" w14:textId="77777777">
            <w:r>
              <w:t>0000069049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15" w:type="dxa"/>
            <w:tcMar/>
          </w:tcPr>
          <w:p w:rsidR="00073E36" w:rsidRDefault="00612967" w14:paraId="0573D8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Emmanuel Almario Novoa</w:t>
            </w:r>
          </w:p>
        </w:tc>
      </w:tr>
      <w:tr w:rsidR="00073E36" w:rsidTr="2FEDC560" w14:paraId="0EDCBBA3" w14:textId="7777777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Mar/>
          </w:tcPr>
          <w:p w:rsidR="00073E36" w:rsidRDefault="00612967" w14:paraId="3A651051" w14:textId="77777777">
            <w:r>
              <w:t>0000067957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15" w:type="dxa"/>
            <w:tcMar/>
          </w:tcPr>
          <w:p w:rsidR="00073E36" w:rsidP="2FEDC560" w:rsidRDefault="00612967" w14:paraId="522FCD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2FEDC560" w:rsidR="00612967">
              <w:rPr>
                <w:lang w:val="es-ES"/>
              </w:rPr>
              <w:t xml:space="preserve">Rubén </w:t>
            </w:r>
            <w:r w:rsidRPr="2FEDC560" w:rsidR="00612967">
              <w:rPr>
                <w:lang w:val="es-ES"/>
              </w:rPr>
              <w:t>Dario</w:t>
            </w:r>
            <w:r w:rsidRPr="2FEDC560" w:rsidR="00612967">
              <w:rPr>
                <w:lang w:val="es-ES"/>
              </w:rPr>
              <w:t xml:space="preserve"> Arellano </w:t>
            </w:r>
            <w:r w:rsidRPr="2FEDC560" w:rsidR="00612967">
              <w:rPr>
                <w:lang w:val="es-ES"/>
              </w:rPr>
              <w:t>marrugo</w:t>
            </w:r>
          </w:p>
        </w:tc>
      </w:tr>
      <w:tr w:rsidR="00073E36" w:rsidTr="2FEDC560" w14:paraId="122F907B" w14:textId="7777777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Mar/>
          </w:tcPr>
          <w:p w:rsidR="00073E36" w:rsidRDefault="00612967" w14:paraId="4517177C" w14:textId="77777777">
            <w:r>
              <w:t>0000069915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15" w:type="dxa"/>
            <w:tcMar/>
          </w:tcPr>
          <w:p w:rsidR="00073E36" w:rsidRDefault="00612967" w14:paraId="21ECBD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FEDC560" w:rsidR="00612967">
              <w:rPr>
                <w:lang w:val="es-ES"/>
              </w:rPr>
              <w:t>Mayleth</w:t>
            </w:r>
            <w:r w:rsidRPr="2FEDC560" w:rsidR="00612967">
              <w:rPr>
                <w:lang w:val="es-ES"/>
              </w:rPr>
              <w:t xml:space="preserve"> Sofia Cabarcas Suárez </w:t>
            </w:r>
          </w:p>
        </w:tc>
      </w:tr>
    </w:tbl>
    <w:p w:rsidR="2FEDC560" w:rsidRDefault="2FEDC560" w14:paraId="666D27A8" w14:textId="15ABF854"/>
    <w:p w:rsidR="00073E36" w:rsidRDefault="00073E36" w14:paraId="5B367098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073E36" w:rsidRDefault="00073E36" w14:paraId="528A55ED" w14:textId="77777777">
      <w:pPr>
        <w:jc w:val="both"/>
        <w:rPr>
          <w:color w:val="000000"/>
          <w:sz w:val="24"/>
          <w:szCs w:val="24"/>
        </w:rPr>
      </w:pPr>
    </w:p>
    <w:p w:rsidR="00073E36" w:rsidRDefault="00612967" w14:paraId="200F55B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Historias de Usuario</w:t>
      </w:r>
    </w:p>
    <w:p w:rsidR="00073E36" w:rsidRDefault="00073E36" w14:paraId="0758278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center"/>
        <w:rPr>
          <w:b/>
          <w:bCs/>
          <w:color w:val="000000"/>
          <w:sz w:val="24"/>
          <w:szCs w:val="24"/>
        </w:rPr>
      </w:pPr>
    </w:p>
    <w:p w:rsidR="00073E36" w:rsidRDefault="00073E36" w14:paraId="5BF1E612" w14:textId="77777777">
      <w:pPr>
        <w:jc w:val="both"/>
        <w:rPr>
          <w:rFonts w:ascii="Arial" w:hAnsi="Arial" w:eastAsia="Arial" w:cs="Arial"/>
          <w:color w:val="000000"/>
        </w:rPr>
      </w:pPr>
    </w:p>
    <w:tbl>
      <w:tblPr>
        <w:tblW w:w="9344" w:type="dxa"/>
        <w:tblInd w:w="-3" w:type="dxa"/>
        <w:tblBorders>
          <w:top w:val="single" w:color="B5C1DF" w:sz="4" w:space="0"/>
          <w:left w:val="single" w:color="B5C1DF" w:sz="4" w:space="0"/>
          <w:bottom w:val="single" w:color="B5C1DF" w:sz="4" w:space="0"/>
          <w:right w:val="single" w:color="B5C1DF" w:sz="4" w:space="0"/>
          <w:insideH w:val="single" w:color="B5C1DF" w:sz="4" w:space="0"/>
          <w:insideV w:val="single" w:color="B5C1DF" w:sz="4" w:space="0"/>
        </w:tblBorders>
        <w:tblLayout w:type="fixed"/>
        <w:tblLook w:val="04A0" w:firstRow="1" w:lastRow="0" w:firstColumn="1" w:lastColumn="0" w:noHBand="0" w:noVBand="1"/>
      </w:tblPr>
      <w:tblGrid>
        <w:gridCol w:w="1126"/>
        <w:gridCol w:w="8218"/>
      </w:tblGrid>
      <w:tr w:rsidR="00073E36" w:rsidTr="2FEDC560" w14:paraId="6E40EC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6A1433ED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RDefault="00612967" w14:paraId="241900D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Historia de Usuario </w:t>
            </w:r>
          </w:p>
        </w:tc>
      </w:tr>
      <w:tr w:rsidR="00073E36" w:rsidTr="2FEDC560" w14:paraId="547F9BC5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4BC75CA3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RDefault="00612967" w14:paraId="3A39BFCB" w14:textId="0AFC2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2FEDC560" w:rsidR="00612967">
              <w:rPr>
                <w:sz w:val="22"/>
                <w:szCs w:val="22"/>
              </w:rPr>
              <w:t xml:space="preserve">Como </w:t>
            </w:r>
            <w:r w:rsidRPr="2FEDC560" w:rsidR="33C6B633">
              <w:rPr>
                <w:sz w:val="22"/>
                <w:szCs w:val="22"/>
              </w:rPr>
              <w:t>administrador del sistem</w:t>
            </w:r>
            <w:r w:rsidRPr="2FEDC560" w:rsidR="7D4C171E">
              <w:rPr>
                <w:sz w:val="22"/>
                <w:szCs w:val="22"/>
              </w:rPr>
              <w:t xml:space="preserve">a </w:t>
            </w:r>
            <w:r w:rsidRPr="2FEDC560" w:rsidR="00612967">
              <w:rPr>
                <w:sz w:val="22"/>
                <w:szCs w:val="22"/>
              </w:rPr>
              <w:t>quiero registrar</w:t>
            </w:r>
            <w:r w:rsidRPr="2FEDC560" w:rsidR="71119977">
              <w:rPr>
                <w:sz w:val="22"/>
                <w:szCs w:val="22"/>
              </w:rPr>
              <w:t>, actualizar, eliminar</w:t>
            </w:r>
            <w:r w:rsidRPr="2FEDC560" w:rsidR="00612967">
              <w:rPr>
                <w:sz w:val="22"/>
                <w:szCs w:val="22"/>
              </w:rPr>
              <w:t xml:space="preserve"> pedidos en el sistema para evitar errores y organizar las ventas.</w:t>
            </w:r>
          </w:p>
        </w:tc>
      </w:tr>
      <w:tr w:rsidR="00073E36" w:rsidTr="2FEDC560" w14:paraId="000923DC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3E87CA47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P="2FEDC560" w:rsidRDefault="00612967" w14:paraId="7A67ED57" w14:textId="18789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ES"/>
              </w:rPr>
            </w:pPr>
            <w:r w:rsidRPr="2FEDC560" w:rsidR="00612967">
              <w:rPr>
                <w:sz w:val="22"/>
                <w:szCs w:val="22"/>
                <w:lang w:val="es-ES"/>
              </w:rPr>
              <w:t xml:space="preserve">Como </w:t>
            </w:r>
            <w:r w:rsidRPr="2FEDC560" w:rsidR="46F4775B">
              <w:rPr>
                <w:sz w:val="22"/>
                <w:szCs w:val="22"/>
                <w:lang w:val="es-ES"/>
              </w:rPr>
              <w:t>administrador del sistema</w:t>
            </w:r>
            <w:r w:rsidRPr="2FEDC560" w:rsidR="00612967">
              <w:rPr>
                <w:sz w:val="22"/>
                <w:szCs w:val="22"/>
                <w:lang w:val="es-ES"/>
              </w:rPr>
              <w:t xml:space="preserve"> quiero consultar los pedidos realizados para </w:t>
            </w:r>
            <w:r w:rsidRPr="2FEDC560" w:rsidR="14FEDD5D">
              <w:rPr>
                <w:sz w:val="22"/>
                <w:szCs w:val="22"/>
                <w:lang w:val="es-ES"/>
              </w:rPr>
              <w:t xml:space="preserve">poder hacer </w:t>
            </w:r>
            <w:r w:rsidRPr="2FEDC560" w:rsidR="14FEDD5D">
              <w:rPr>
                <w:sz w:val="22"/>
                <w:szCs w:val="22"/>
                <w:lang w:val="es-ES"/>
              </w:rPr>
              <w:t xml:space="preserve">analisis a fines de mes. </w:t>
            </w:r>
          </w:p>
        </w:tc>
      </w:tr>
      <w:tr w:rsidR="00073E36" w:rsidTr="2FEDC560" w14:paraId="04F2C895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60540244" w14:textId="2BE9FC5B">
            <w:pPr>
              <w:jc w:val="center"/>
              <w:rPr>
                <w:color w:val="000000"/>
                <w:sz w:val="22"/>
                <w:szCs w:val="22"/>
              </w:rPr>
            </w:pPr>
            <w:r w:rsidRPr="2FEDC560" w:rsidR="00612967">
              <w:rPr>
                <w:color w:val="000000" w:themeColor="text1" w:themeTint="FF" w:themeShade="FF"/>
                <w:sz w:val="22"/>
                <w:szCs w:val="22"/>
              </w:rPr>
              <w:t>RF00</w:t>
            </w:r>
            <w:r w:rsidRPr="2FEDC560" w:rsidR="377994BC">
              <w:rPr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RDefault="00612967" w14:paraId="11E7CE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Como administrador quiero gestionar el inventario para evitar vender productos no disponibles</w:t>
            </w:r>
          </w:p>
        </w:tc>
      </w:tr>
      <w:tr w:rsidR="00073E36" w:rsidTr="2FEDC560" w14:paraId="406E0F6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7D1088F6" w14:textId="35E74D99">
            <w:pPr>
              <w:jc w:val="center"/>
              <w:rPr>
                <w:color w:val="000000"/>
                <w:sz w:val="22"/>
                <w:szCs w:val="22"/>
              </w:rPr>
            </w:pPr>
            <w:r w:rsidRPr="2FEDC560" w:rsidR="00612967">
              <w:rPr>
                <w:color w:val="000000" w:themeColor="text1" w:themeTint="FF" w:themeShade="FF"/>
                <w:sz w:val="22"/>
                <w:szCs w:val="22"/>
              </w:rPr>
              <w:t>RF00</w:t>
            </w:r>
            <w:r w:rsidRPr="2FEDC560" w:rsidR="014C9BB0">
              <w:rPr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RDefault="00612967" w14:paraId="7E633ED3" w14:textId="694871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2FEDC560" w:rsidR="00612967">
              <w:rPr>
                <w:sz w:val="22"/>
                <w:szCs w:val="22"/>
              </w:rPr>
              <w:t>Como</w:t>
            </w:r>
            <w:r w:rsidRPr="2FEDC560" w:rsidR="479C63A0">
              <w:rPr>
                <w:sz w:val="22"/>
                <w:szCs w:val="22"/>
              </w:rPr>
              <w:t xml:space="preserve"> administrador del sistema</w:t>
            </w:r>
            <w:r w:rsidRPr="2FEDC560" w:rsidR="00612967">
              <w:rPr>
                <w:sz w:val="22"/>
                <w:szCs w:val="22"/>
              </w:rPr>
              <w:t xml:space="preserve"> quiero registrar los ingresos para llevar control financiero del negocio</w:t>
            </w:r>
          </w:p>
        </w:tc>
      </w:tr>
      <w:tr w:rsidR="00073E36" w:rsidTr="2FEDC560" w14:paraId="08A4DBC8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59529C4B" w14:textId="2B9F3FC5">
            <w:pPr>
              <w:jc w:val="center"/>
              <w:rPr>
                <w:color w:val="000000"/>
                <w:sz w:val="22"/>
                <w:szCs w:val="22"/>
              </w:rPr>
            </w:pPr>
            <w:r w:rsidRPr="2FEDC560" w:rsidR="00612967">
              <w:rPr>
                <w:color w:val="000000" w:themeColor="text1" w:themeTint="FF" w:themeShade="FF"/>
                <w:sz w:val="22"/>
                <w:szCs w:val="22"/>
              </w:rPr>
              <w:t>RF00</w:t>
            </w:r>
            <w:r w:rsidRPr="2FEDC560" w:rsidR="27BED8D3">
              <w:rPr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RDefault="00612967" w14:paraId="5142BEF7" w14:textId="3C8E7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2FEDC560" w:rsidR="00612967">
              <w:rPr>
                <w:sz w:val="22"/>
                <w:szCs w:val="22"/>
              </w:rPr>
              <w:t xml:space="preserve">Como </w:t>
            </w:r>
            <w:r w:rsidRPr="2FEDC560" w:rsidR="6BF08106">
              <w:rPr>
                <w:sz w:val="22"/>
                <w:szCs w:val="22"/>
              </w:rPr>
              <w:t>administrador del sistema</w:t>
            </w:r>
            <w:r w:rsidRPr="2FEDC560" w:rsidR="00612967">
              <w:rPr>
                <w:sz w:val="22"/>
                <w:szCs w:val="22"/>
              </w:rPr>
              <w:t xml:space="preserve"> quiero registrar los gastos para calcular la rentabilidad.</w:t>
            </w:r>
          </w:p>
        </w:tc>
      </w:tr>
      <w:tr w:rsidR="00073E36" w:rsidTr="2FEDC560" w14:paraId="6585285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37903729" w14:textId="4A3A1EDB">
            <w:pPr>
              <w:jc w:val="center"/>
              <w:rPr>
                <w:color w:val="000000"/>
                <w:sz w:val="22"/>
                <w:szCs w:val="22"/>
              </w:rPr>
            </w:pPr>
            <w:r w:rsidRPr="2FEDC560" w:rsidR="00612967">
              <w:rPr>
                <w:color w:val="000000" w:themeColor="text1" w:themeTint="FF" w:themeShade="FF"/>
                <w:sz w:val="22"/>
                <w:szCs w:val="22"/>
              </w:rPr>
              <w:t>RF00</w:t>
            </w:r>
            <w:r w:rsidRPr="2FEDC560" w:rsidR="4E5FF438">
              <w:rPr>
                <w:color w:val="000000" w:themeColor="text1" w:themeTint="FF" w:themeShade="FF"/>
                <w:sz w:val="22"/>
                <w:szCs w:val="2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RDefault="00612967" w14:paraId="32A0FFE1" w14:textId="0C35D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2FEDC560" w:rsidR="00612967">
              <w:rPr>
                <w:sz w:val="22"/>
                <w:szCs w:val="22"/>
              </w:rPr>
              <w:t>Como administrador quiero generar reportes de ventas e inventario para analizar el rendimiento del negocio</w:t>
            </w:r>
            <w:r w:rsidRPr="2FEDC560" w:rsidR="05E55915">
              <w:rPr>
                <w:sz w:val="22"/>
                <w:szCs w:val="22"/>
              </w:rPr>
              <w:t>.</w:t>
            </w:r>
          </w:p>
        </w:tc>
      </w:tr>
      <w:tr w:rsidR="00073E36" w:rsidTr="2FEDC560" w14:paraId="0F3FD17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tcMar/>
          </w:tcPr>
          <w:p w:rsidR="00073E36" w:rsidRDefault="00612967" w14:paraId="406A5885" w14:textId="5234EA23">
            <w:pPr>
              <w:jc w:val="center"/>
              <w:rPr>
                <w:color w:val="000000"/>
                <w:sz w:val="22"/>
                <w:szCs w:val="22"/>
              </w:rPr>
            </w:pPr>
            <w:r w:rsidRPr="2FEDC560" w:rsidR="00612967">
              <w:rPr>
                <w:color w:val="000000" w:themeColor="text1" w:themeTint="FF" w:themeShade="FF"/>
                <w:sz w:val="22"/>
                <w:szCs w:val="22"/>
              </w:rPr>
              <w:t>RF00</w:t>
            </w:r>
            <w:r w:rsidRPr="2FEDC560" w:rsidR="59308D40">
              <w:rPr>
                <w:color w:val="000000" w:themeColor="text1" w:themeTint="FF" w:themeShade="FF"/>
                <w:sz w:val="22"/>
                <w:szCs w:val="22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18" w:type="dxa"/>
            <w:tcMar/>
          </w:tcPr>
          <w:p w:rsidR="00073E36" w:rsidP="2FEDC560" w:rsidRDefault="00612967" w14:paraId="4AD2ACE6" w14:textId="3350704A">
            <w:pPr>
              <w:pStyle w:val="Normal"/>
              <w:rPr>
                <w:sz w:val="22"/>
                <w:szCs w:val="22"/>
                <w:lang w:val="es-ES"/>
              </w:rPr>
            </w:pPr>
            <w:r w:rsidRPr="2FEDC560" w:rsidR="76489CCF">
              <w:rPr>
                <w:sz w:val="22"/>
                <w:szCs w:val="22"/>
                <w:lang w:val="es-ES"/>
              </w:rPr>
              <w:t>Como administrador del sistema quiero agregar, modificar y e</w:t>
            </w:r>
            <w:r w:rsidRPr="2FEDC560" w:rsidR="0FDD5E6F">
              <w:rPr>
                <w:sz w:val="22"/>
                <w:szCs w:val="22"/>
                <w:lang w:val="es-ES"/>
              </w:rPr>
              <w:t>liminar productos del inventario.</w:t>
            </w:r>
          </w:p>
        </w:tc>
      </w:tr>
    </w:tbl>
    <w:p w:rsidR="00073E36" w:rsidRDefault="00073E36" w14:paraId="1E52A662" w14:textId="77777777">
      <w:pPr>
        <w:jc w:val="both"/>
        <w:rPr>
          <w:ins w:author="Coordinador Permanencia Programa Ingeniería de Sistemas" w:date="2019-05-31T03:08:00Z" w:id="0"/>
        </w:rPr>
      </w:pPr>
    </w:p>
    <w:p w:rsidR="00073E36" w:rsidRDefault="00073E36" w14:paraId="63C5B845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333B1186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7C1C0F14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5B7B6474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27C9AF74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7F5CAB89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212DA207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6EADB8BD" w14:textId="77777777">
      <w:pPr>
        <w:jc w:val="both"/>
        <w:rPr>
          <w:color w:val="000000"/>
          <w:sz w:val="24"/>
          <w:szCs w:val="24"/>
        </w:rPr>
      </w:pPr>
    </w:p>
    <w:p w:rsidR="00073E36" w:rsidRDefault="00073E36" w14:paraId="19950E78" w14:textId="77777777">
      <w:pPr>
        <w:jc w:val="both"/>
        <w:rPr>
          <w:color w:val="000000"/>
          <w:sz w:val="24"/>
          <w:szCs w:val="24"/>
        </w:rPr>
      </w:pPr>
    </w:p>
    <w:p w:rsidR="00073E36" w:rsidRDefault="00612967" w14:paraId="0658C2FA" w14:textId="77777777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Una historia de usuario es una representación de un requisito escrito en una o dos frases utilizando el lenguaje común del usuario. Para cumplir con esta tarea los estudiantes deben obtener los requisitos funcionales a través de este instrumento, el cual contiene un ejemplo ilustrativo como guía para su desarrollo.  </w:t>
      </w:r>
    </w:p>
    <w:p w:rsidR="00073E36" w:rsidRDefault="00073E36" w14:paraId="163C98D6" w14:textId="77777777">
      <w:pPr>
        <w:jc w:val="both"/>
        <w:rPr>
          <w:rFonts w:ascii="Arial" w:hAnsi="Arial" w:eastAsia="Arial" w:cs="Arial"/>
          <w:color w:val="000000"/>
        </w:rPr>
      </w:pPr>
    </w:p>
    <w:tbl>
      <w:tblPr>
        <w:tblStyle w:val="a2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6"/>
        <w:gridCol w:w="8218"/>
      </w:tblGrid>
      <w:tr w:rsidR="00073E36" w:rsidTr="2FEDC560" w14:paraId="27BFE210" w14:textId="77777777">
        <w:trPr>
          <w:trHeight w:val="315"/>
        </w:trPr>
        <w:tc>
          <w:tcPr>
            <w:tcW w:w="11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2DBFFD12" w14:textId="7777777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8218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395C5F46" w14:textId="7777777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Historia de Usuario </w:t>
            </w:r>
          </w:p>
        </w:tc>
      </w:tr>
      <w:tr w:rsidR="00073E36" w:rsidTr="2FEDC560" w14:paraId="7951FC08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07504D4B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RF001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2EB1E2AE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administrador quiero que la aplicación tenga la funcionalidad de registrar, actualizar y eliminar dispositivos, bloques, pisos y salas para gestionar la red domótica</w:t>
            </w:r>
          </w:p>
        </w:tc>
      </w:tr>
      <w:tr w:rsidR="00073E36" w:rsidTr="2FEDC560" w14:paraId="513158EB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593EC267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RF002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57B4E13A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administrador quiero que la aplicación tenga la funcionalidad de configurar cada uno de los dispositivos agregados para dar soporte a la red domótica</w:t>
            </w:r>
          </w:p>
        </w:tc>
      </w:tr>
      <w:tr w:rsidR="00073E36" w:rsidTr="2FEDC560" w14:paraId="0A07C92F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6D2D09F5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RF003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73E3ECFE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auxiliar de laboratorio requiero controlar los dispositivos electrónicos agregados para su encendido, apagado y demás configuraciones</w:t>
            </w:r>
          </w:p>
        </w:tc>
      </w:tr>
      <w:tr w:rsidR="00073E36" w:rsidTr="2FEDC560" w14:paraId="3DCA2AF4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67BDBBC1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RF004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74D8D757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administrador requiero que la aplicación genere reportes estadísticos del consumo energético para realizar programas preventivos del uso eficiente de energía</w:t>
            </w:r>
          </w:p>
        </w:tc>
      </w:tr>
      <w:tr w:rsidR="00073E36" w:rsidTr="2FEDC560" w14:paraId="7F36C628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0FDEA058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RF005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6ABA114E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administrador quiero que la aplicación pueda generar alertas de alto consumo de los dispositivos agregados a la red domótica</w:t>
            </w:r>
          </w:p>
        </w:tc>
      </w:tr>
      <w:tr w:rsidR="00073E36" w:rsidTr="2FEDC560" w14:paraId="3B155FD9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735CF127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RF006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4F9C527D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auxiliar de laboratorio quiero que la aplicación detecte la presencia o no de personas en las aulas para enviar señales de encendido o apagado de los equipos</w:t>
            </w:r>
          </w:p>
        </w:tc>
      </w:tr>
      <w:tr w:rsidR="00073E36" w:rsidTr="2FEDC560" w14:paraId="4C249979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3E0AEAE3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RF007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43E1E540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docente quiero enviar reportes al auxiliar de laboratorio si detecto alguna falla en alguno de los dispositivos electrónicos o si deseo abandonar la sala para minimizar consumo energético</w:t>
            </w:r>
          </w:p>
        </w:tc>
      </w:tr>
      <w:tr w:rsidR="00073E36" w:rsidTr="2FEDC560" w14:paraId="233356BC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33208CE7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RF008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P="2FEDC560" w:rsidRDefault="00612967" w14:paraId="02CA3A83" w14:textId="77777777">
            <w:pPr>
              <w:rPr>
                <w:color w:val="000000"/>
                <w:sz w:val="22"/>
                <w:szCs w:val="22"/>
                <w:lang w:val="es-ES"/>
              </w:rPr>
            </w:pPr>
            <w:r w:rsidRPr="2FEDC560" w:rsidR="00612967">
              <w:rPr>
                <w:color w:val="000000" w:themeColor="text1" w:themeTint="FF" w:themeShade="FF"/>
                <w:sz w:val="22"/>
                <w:szCs w:val="22"/>
                <w:lang w:val="es-ES"/>
              </w:rPr>
              <w:t xml:space="preserve">Como auxiliar de laboratorio quiero que el manejo de la red domótica en la aplicación sea </w:t>
            </w:r>
            <w:r w:rsidRPr="2FEDC560" w:rsidR="00612967">
              <w:rPr>
                <w:color w:val="000000" w:themeColor="text1" w:themeTint="FF" w:themeShade="FF"/>
                <w:sz w:val="22"/>
                <w:szCs w:val="22"/>
                <w:lang w:val="es-ES"/>
              </w:rPr>
              <w:t>sencilla</w:t>
            </w:r>
            <w:r w:rsidRPr="2FEDC560" w:rsidR="00612967">
              <w:rPr>
                <w:color w:val="000000" w:themeColor="text1" w:themeTint="FF" w:themeShade="FF"/>
                <w:sz w:val="22"/>
                <w:szCs w:val="22"/>
                <w:lang w:val="es-ES"/>
              </w:rPr>
              <w:t xml:space="preserve"> y con interfaces usables para realizar los ajustes de manera rápida y segura</w:t>
            </w:r>
          </w:p>
        </w:tc>
      </w:tr>
      <w:tr w:rsidR="00073E36" w:rsidTr="2FEDC560" w14:paraId="222CB307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0393250C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RF009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3F00F10F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Como administrador quiero que la aplicación pueda sincronizar los equipos físicos instalados en la red para detectar fallos y así corregirlos </w:t>
            </w:r>
          </w:p>
        </w:tc>
      </w:tr>
      <w:tr w:rsidR="00073E36" w:rsidTr="2FEDC560" w14:paraId="1AA18D85" w14:textId="77777777">
        <w:trPr>
          <w:trHeight w:val="315"/>
        </w:trPr>
        <w:tc>
          <w:tcPr>
            <w:tcW w:w="112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27DCE092" w14:textId="77777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RF009</w:t>
            </w:r>
          </w:p>
        </w:tc>
        <w:tc>
          <w:tcPr>
            <w:tcW w:w="821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073E36" w:rsidRDefault="00612967" w14:paraId="5FA01063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auxiliar de laboratorio requiero que la aplicación me envié notificaciones de alertas de fallos en dispositivos o red para reportarlos al administrador del sistema</w:t>
            </w:r>
          </w:p>
        </w:tc>
      </w:tr>
    </w:tbl>
    <w:p w:rsidR="00073E36" w:rsidRDefault="00073E36" w14:paraId="42BEDBD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:rsidR="00073E36" w:rsidRDefault="00073E36" w14:paraId="2F04AD9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073E36" w:rsidRDefault="00073E36" w14:paraId="6184FFB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073E36" w:rsidRDefault="00073E36" w14:paraId="46537C6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073E36" w:rsidRDefault="00073E36" w14:paraId="0BD8629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073E36" w:rsidRDefault="00073E36" w14:paraId="074B3FA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073E36" w:rsidRDefault="00073E36" w14:paraId="6CD4D83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073E36" w:rsidRDefault="00073E36" w14:paraId="3C7839F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073E36" w:rsidRDefault="00073E36" w14:paraId="6B553769" w14:textId="77777777">
      <w:pPr>
        <w:jc w:val="both"/>
        <w:rPr>
          <w:ins w:author="Coordinador Permanencia Programa Ingeniería de Sistemas" w:date="2019-05-31T03:08:00Z" w:id="1"/>
        </w:rPr>
      </w:pPr>
    </w:p>
    <w:p w:rsidR="00073E36" w:rsidRDefault="00073E36" w14:paraId="3F3BA03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sectPr w:rsidR="00073E36">
      <w:headerReference w:type="default" r:id="rId6"/>
      <w:footerReference w:type="default" r:id="rId7"/>
      <w:pgSz w:w="12240" w:h="15840" w:orient="portrait"/>
      <w:pgMar w:top="1440" w:right="1440" w:bottom="1440" w:left="1440" w:header="0" w:footer="720" w:gutter="0"/>
      <w:pgNumType w:start="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2967" w:rsidRDefault="00612967" w14:paraId="1F232734" w14:textId="77777777">
      <w:r>
        <w:separator/>
      </w:r>
    </w:p>
  </w:endnote>
  <w:endnote w:type="continuationSeparator" w:id="0">
    <w:p w:rsidR="00612967" w:rsidRDefault="00612967" w14:paraId="7C07086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5B4EE2D-7432-4288-A0B3-FDEE2A4A57A9}" r:id="rId1"/>
    <w:embedBold w:fontKey="{8CC2F3EC-2906-46C4-AC71-0A6A9DA231C1}" r:id="rId2"/>
    <w:embedItalic w:fontKey="{0D402F8D-0155-478D-96EF-C5254F6F8975}" r:id="rId3"/>
    <w:embedBoldItalic w:fontKey="{E83548EA-D7FA-4DB9-9661-C1F6784C4744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7D55220-29D2-44A7-B1E5-7702EFD39D39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73E36" w:rsidRDefault="00612967" w14:paraId="6353452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ED8B02B" wp14:editId="09EB4F05">
          <wp:simplePos x="0" y="0"/>
          <wp:positionH relativeFrom="column">
            <wp:posOffset>-57149</wp:posOffset>
          </wp:positionH>
          <wp:positionV relativeFrom="paragraph">
            <wp:posOffset>-137794</wp:posOffset>
          </wp:positionV>
          <wp:extent cx="2171700" cy="63309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700" cy="6330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3432DC9" wp14:editId="63404FFC">
              <wp:simplePos x="0" y="0"/>
              <wp:positionH relativeFrom="column">
                <wp:posOffset>-38099</wp:posOffset>
              </wp:positionH>
              <wp:positionV relativeFrom="paragraph">
                <wp:posOffset>-85724</wp:posOffset>
              </wp:positionV>
              <wp:extent cx="6038850" cy="0"/>
              <wp:effectExtent l="0" t="0" r="1905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-38099</wp:posOffset>
              </wp:positionH>
              <wp:positionV relativeFrom="paragraph">
                <wp:posOffset>-85724</wp:posOffset>
              </wp:positionV>
              <wp:extent cx="6057900" cy="19050"/>
              <wp:effectExtent l="0" t="0" r="0" b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 l="0" t="0" r="0" b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73E36" w:rsidRDefault="00612967" w14:paraId="0C9171D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838"/>
      </w:tabs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2967" w:rsidRDefault="00612967" w14:paraId="1386DBBB" w14:textId="77777777">
      <w:r>
        <w:separator/>
      </w:r>
    </w:p>
  </w:footnote>
  <w:footnote w:type="continuationSeparator" w:id="0">
    <w:p w:rsidR="00612967" w:rsidRDefault="00612967" w14:paraId="4F58E58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73E36" w:rsidRDefault="00073E36" w14:paraId="20CF82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mallCaps/>
        <w:color w:val="242852"/>
      </w:rPr>
    </w:pPr>
  </w:p>
  <w:p w:rsidR="00073E36" w:rsidRDefault="00073E36" w14:paraId="53D6113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mallCaps/>
        <w:color w:val="242852"/>
      </w:rPr>
    </w:pPr>
  </w:p>
  <w:p w:rsidR="00073E36" w:rsidRDefault="00612967" w14:paraId="565EBB4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mallCaps/>
        <w:color w:val="374C80"/>
        <w:sz w:val="24"/>
        <w:szCs w:val="24"/>
      </w:rPr>
    </w:pPr>
    <w:r>
      <w:rPr>
        <w:b/>
        <w:bCs/>
        <w:color w:val="374C80"/>
        <w:sz w:val="24"/>
        <w:szCs w:val="24"/>
      </w:rPr>
      <w:t>PROGRAMA DE TECNOLOGÍA EN DESARROLLO DE SOFTWARE</w:t>
    </w:r>
    <w:r>
      <w:rPr>
        <w:i/>
        <w:iCs/>
        <w:color w:val="000000"/>
        <w:sz w:val="22"/>
        <w:szCs w:val="22"/>
      </w:rPr>
      <w:t xml:space="preserve">                                                                                            </w:t>
    </w:r>
  </w:p>
  <w:p w:rsidR="00073E36" w:rsidRDefault="00612967" w14:paraId="0B426B68" w14:textId="77777777">
    <w:pPr>
      <w:spacing w:line="267" w:lineRule="auto"/>
      <w:ind w:right="20"/>
      <w:jc w:val="right"/>
      <w:rPr>
        <w:b/>
        <w:bCs/>
        <w:i/>
        <w:iCs/>
        <w:sz w:val="22"/>
        <w:szCs w:val="22"/>
      </w:rPr>
    </w:pPr>
    <w:r>
      <w:rPr>
        <w:b/>
        <w:bCs/>
        <w:i/>
        <w:iCs/>
        <w:color w:val="384D81"/>
        <w:sz w:val="22"/>
        <w:szCs w:val="22"/>
      </w:rPr>
      <w:t>Guía de Proyecto de Aula</w:t>
    </w:r>
  </w:p>
  <w:p w:rsidR="00073E36" w:rsidRDefault="00612967" w14:paraId="0E1F3081" w14:textId="77777777">
    <w:pPr>
      <w:spacing w:line="267" w:lineRule="auto"/>
      <w:ind w:right="18"/>
      <w:jc w:val="right"/>
      <w:rPr>
        <w:b/>
        <w:bCs/>
        <w:i/>
        <w:iCs/>
        <w:color w:val="384D81"/>
        <w:sz w:val="22"/>
        <w:szCs w:val="22"/>
      </w:rPr>
    </w:pPr>
    <w:r>
      <w:rPr>
        <w:b/>
        <w:bCs/>
        <w:i/>
        <w:iCs/>
        <w:color w:val="384D81"/>
        <w:sz w:val="22"/>
        <w:szCs w:val="22"/>
      </w:rPr>
      <w:t xml:space="preserve">III – Semestre </w:t>
    </w:r>
  </w:p>
  <w:p w:rsidR="00073E36" w:rsidRDefault="00612967" w14:paraId="5D946F6C" w14:textId="77777777">
    <w:pPr>
      <w:rPr>
        <w:b/>
        <w:bCs/>
        <w:color w:val="374C80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7783B2" wp14:editId="1A040933">
              <wp:simplePos x="0" y="0"/>
              <wp:positionH relativeFrom="column">
                <wp:posOffset>-66674</wp:posOffset>
              </wp:positionH>
              <wp:positionV relativeFrom="paragraph">
                <wp:posOffset>39370</wp:posOffset>
              </wp:positionV>
              <wp:extent cx="6038850" cy="0"/>
              <wp:effectExtent l="0" t="0" r="19050" b="1905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-66674</wp:posOffset>
              </wp:positionH>
              <wp:positionV relativeFrom="paragraph">
                <wp:posOffset>39370</wp:posOffset>
              </wp:positionV>
              <wp:extent cx="6057900" cy="19050"/>
              <wp:effectExtent l="0" t="0" r="0" b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l="0" t="0" r="0" b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7E1B296" wp14:editId="188CDBCB">
              <wp:simplePos x="0" y="0"/>
              <wp:positionH relativeFrom="column">
                <wp:posOffset>-57149</wp:posOffset>
              </wp:positionH>
              <wp:positionV relativeFrom="paragraph">
                <wp:posOffset>85725</wp:posOffset>
              </wp:positionV>
              <wp:extent cx="6038850" cy="0"/>
              <wp:effectExtent l="0" t="0" r="1905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-57149</wp:posOffset>
              </wp:positionH>
              <wp:positionV relativeFrom="paragraph">
                <wp:posOffset>85725</wp:posOffset>
              </wp:positionV>
              <wp:extent cx="6057900" cy="19050"/>
              <wp:effectExtent l="0" t="0" r="0" b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 l="0" t="0" r="0" b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73E36" w:rsidRDefault="00073E36" w14:paraId="228362AB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E36"/>
    <w:rsid w:val="00073E36"/>
    <w:rsid w:val="00612967"/>
    <w:rsid w:val="00A507D1"/>
    <w:rsid w:val="014C9BB0"/>
    <w:rsid w:val="05E55915"/>
    <w:rsid w:val="06324E4F"/>
    <w:rsid w:val="0C1968AB"/>
    <w:rsid w:val="0C9F06B4"/>
    <w:rsid w:val="0FDD5E6F"/>
    <w:rsid w:val="14FEDD5D"/>
    <w:rsid w:val="16A8BB89"/>
    <w:rsid w:val="25298B25"/>
    <w:rsid w:val="27BED8D3"/>
    <w:rsid w:val="292DEC54"/>
    <w:rsid w:val="2E1409D4"/>
    <w:rsid w:val="2FEDC560"/>
    <w:rsid w:val="32B7DC4A"/>
    <w:rsid w:val="33C6B633"/>
    <w:rsid w:val="35A579CA"/>
    <w:rsid w:val="377994BC"/>
    <w:rsid w:val="406AB5D3"/>
    <w:rsid w:val="414978F7"/>
    <w:rsid w:val="440ADA18"/>
    <w:rsid w:val="46F4775B"/>
    <w:rsid w:val="479C63A0"/>
    <w:rsid w:val="480D4747"/>
    <w:rsid w:val="4E5FF438"/>
    <w:rsid w:val="54B9D5E3"/>
    <w:rsid w:val="59308D40"/>
    <w:rsid w:val="5BDFA497"/>
    <w:rsid w:val="63E3B917"/>
    <w:rsid w:val="67CDD176"/>
    <w:rsid w:val="68C5483A"/>
    <w:rsid w:val="6BF08106"/>
    <w:rsid w:val="6E0AD208"/>
    <w:rsid w:val="71119977"/>
    <w:rsid w:val="76489CCF"/>
    <w:rsid w:val="76E83073"/>
    <w:rsid w:val="7D4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E757"/>
  <w15:docId w15:val="{5459D5E5-D841-4303-86D9-D2E62951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color="4A66AC" w:sz="24" w:space="0"/>
        <w:left w:val="single" w:color="4A66AC" w:sz="24" w:space="0"/>
        <w:bottom w:val="single" w:color="4A66AC" w:sz="24" w:space="0"/>
        <w:right w:val="single" w:color="4A66AC" w:sz="24" w:space="0"/>
      </w:pBdr>
      <w:shd w:val="clear" w:color="auto" w:fill="4A66AC"/>
      <w:outlineLvl w:val="0"/>
    </w:pPr>
    <w:rPr>
      <w:smallCaps/>
      <w:color w:val="FFFFFF"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single" w:color="DAE0EF" w:sz="24" w:space="0"/>
        <w:left w:val="single" w:color="DAE0EF" w:sz="24" w:space="0"/>
        <w:bottom w:val="single" w:color="DAE0EF" w:sz="24" w:space="0"/>
        <w:right w:val="single" w:color="DAE0EF" w:sz="24" w:space="0"/>
      </w:pBdr>
      <w:shd w:val="clear" w:color="auto" w:fill="DAE0EF"/>
      <w:outlineLvl w:val="1"/>
    </w:pPr>
    <w:rPr>
      <w:smallCap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single" w:color="4A66AC" w:sz="6" w:space="2"/>
      </w:pBdr>
      <w:spacing w:before="300"/>
      <w:outlineLvl w:val="2"/>
    </w:pPr>
    <w:rPr>
      <w:smallCaps/>
      <w:color w:val="24325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dotted" w:color="4A66AC" w:sz="6" w:space="2"/>
      </w:pBdr>
      <w:spacing w:before="200"/>
      <w:outlineLvl w:val="3"/>
    </w:pPr>
    <w:rPr>
      <w:smallCaps/>
      <w:color w:val="374C8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bottom w:val="single" w:color="4A66AC" w:sz="6" w:space="1"/>
      </w:pBdr>
      <w:spacing w:before="200"/>
      <w:outlineLvl w:val="4"/>
    </w:pPr>
    <w:rPr>
      <w:smallCaps/>
      <w:color w:val="374C8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dotted" w:color="4A66AC" w:sz="6" w:space="1"/>
      </w:pBdr>
      <w:spacing w:before="200"/>
      <w:outlineLvl w:val="5"/>
    </w:pPr>
    <w:rPr>
      <w:smallCaps/>
      <w:color w:val="374C8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mallCaps/>
      <w:color w:val="4A66AC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spacing w:after="500"/>
    </w:pPr>
    <w:rPr>
      <w:smallCaps/>
      <w:color w:val="595959"/>
      <w:sz w:val="21"/>
      <w:szCs w:val="21"/>
    </w:rPr>
  </w:style>
  <w:style w:type="table" w:styleId="a" w:customStyle="1">
    <w:basedOn w:val="TableNormal"/>
    <w:rPr>
      <w:color w:val="374C8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4A66AC" w:sz="4" w:space="0"/>
        </w:tcBorders>
      </w:tcPr>
    </w:tblStylePr>
    <w:tblStylePr w:type="lastRow">
      <w:rPr>
        <w:b/>
        <w:bCs/>
      </w:rPr>
      <w:tblPr/>
      <w:tcPr>
        <w:tcBorders>
          <w:top w:val="single" w:color="4A66AC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0EF"/>
      </w:tcPr>
    </w:tblStylePr>
    <w:tblStylePr w:type="band1Horz">
      <w:tblPr/>
      <w:tcPr>
        <w:shd w:val="clear" w:color="auto" w:fill="DAE0EF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0A2CF" w:sz="12" w:space="0"/>
        </w:tcBorders>
      </w:tcPr>
    </w:tblStylePr>
    <w:tblStylePr w:type="lastRow">
      <w:rPr>
        <w:b/>
        <w:bCs/>
      </w:rPr>
      <w:tblPr/>
      <w:tcPr>
        <w:tcBorders>
          <w:top w:val="single" w:color="90A2C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0A2CF" w:sz="12" w:space="0"/>
        </w:tcBorders>
      </w:tcPr>
    </w:tblStylePr>
    <w:tblStylePr w:type="lastRow">
      <w:rPr>
        <w:b/>
        <w:bCs/>
      </w:rPr>
      <w:tblPr/>
      <w:tcPr>
        <w:tcBorders>
          <w:top w:val="single" w:color="90A2C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2" w:customStyle="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EMANUEL ALEJANDRO ALMARIO NOVOA</lastModifiedBy>
  <revision>2</revision>
  <dcterms:created xsi:type="dcterms:W3CDTF">2026-04-16T19:19:00.0000000Z</dcterms:created>
  <dcterms:modified xsi:type="dcterms:W3CDTF">2026-04-16T20:43:40.3590089Z</dcterms:modified>
</coreProperties>
</file>